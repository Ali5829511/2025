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left"/>
        <w:rPr/>
      </w:pPr>
      <w:bookmarkStart w:colFirst="0" w:colLast="0" w:name="_8gmdf9twavc0" w:id="0"/>
      <w:bookmarkEnd w:id="0"/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b w:val="1"/>
          <w:rtl w:val="1"/>
        </w:rPr>
        <w:t xml:space="preserve">تاريخ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التقرير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22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0"/>
        </w:rPr>
        <w:t xml:space="preserve"> 2025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/>
      </w:pPr>
      <w:bookmarkStart w:colFirst="0" w:colLast="0" w:name="_w4rj9gi06nk0" w:id="1"/>
      <w:bookmarkEnd w:id="1"/>
      <w:r w:rsidDel="00000000" w:rsidR="00000000" w:rsidRPr="00000000">
        <w:rPr>
          <w:rtl w:val="1"/>
        </w:rPr>
        <w:t xml:space="preserve">المقدمة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تفصيليا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وملصقات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والمناطق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right"/>
        <w:rPr/>
      </w:pPr>
      <w:bookmarkStart w:colFirst="0" w:colLast="0" w:name="_c3isv1yg5pun" w:id="2"/>
      <w:bookmarkEnd w:id="2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المباني</w:t>
      </w:r>
    </w:p>
    <w:p w:rsidR="00000000" w:rsidDel="00000000" w:rsidP="00000000" w:rsidRDefault="00000000" w:rsidRPr="00000000" w14:paraId="0000000A">
      <w:pPr>
        <w:pStyle w:val="Heading3"/>
        <w:jc w:val="right"/>
        <w:rPr/>
      </w:pPr>
      <w:bookmarkStart w:colFirst="0" w:colLast="0" w:name="_x8nwyno4qfv2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000B">
      <w:pPr>
        <w:ind w:left="720" w:firstLine="0"/>
        <w:jc w:val="right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  <w:t xml:space="preserve">165 </w:t>
      </w:r>
      <w:r w:rsidDel="00000000" w:rsidR="00000000" w:rsidRPr="00000000">
        <w:rPr>
          <w:b w:val="1"/>
          <w:rtl w:val="1"/>
        </w:rPr>
        <w:t xml:space="preserve">مبنى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31680" w:rightFromText="180" w:topFromText="180" w:bottomFromText="180" w:vertAnchor="text" w:horzAnchor="text" w:tblpX="30" w:tblpY="4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المبنى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العدد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30.9%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فيلا</w:t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69.1%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bidi w:val="1"/>
        <w:jc w:val="left"/>
        <w:rPr/>
      </w:pPr>
      <w:bookmarkStart w:colFirst="0" w:colLast="0" w:name="_smltm6i7zfhh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عمارة</w:t>
      </w:r>
      <w:r w:rsidDel="00000000" w:rsidR="00000000" w:rsidRPr="00000000">
        <w:rPr>
          <w:rtl w:val="1"/>
        </w:rPr>
        <w:t xml:space="preserve"> 1-30)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30 </w:t>
      </w:r>
      <w:r w:rsidDel="00000000" w:rsidR="00000000" w:rsidRPr="00000000">
        <w:rPr>
          <w:b w:val="1"/>
          <w:rtl w:val="1"/>
        </w:rPr>
        <w:t xml:space="preserve">عمارة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600 </w:t>
      </w: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سكنية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widowControl w:val="0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b w:val="1"/>
          <w:rtl w:val="1"/>
        </w:rPr>
        <w:t xml:space="preserve">لاحظات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مهمة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العمارات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الإشغال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92.8% (557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600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jc w:val="left"/>
        <w:rPr/>
        <w:pPrChange w:author="Ali Ayyashi" w:id="0" w:date="2025-10-27T08:59:20Z">
          <w:pPr/>
        </w:pPrChange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عمارة</w:t>
      </w:r>
      <w:r w:rsidDel="00000000" w:rsidR="00000000" w:rsidRPr="00000000">
        <w:rPr>
          <w:rtl w:val="0"/>
        </w:rPr>
        <w:t xml:space="preserve"> 53-79)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21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عمارة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بإجمالي</w:t>
      </w:r>
      <w:r w:rsidDel="00000000" w:rsidR="00000000" w:rsidRPr="00000000">
        <w:rPr>
          <w:rtl w:val="0"/>
        </w:rPr>
        <w:t xml:space="preserve"> 420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السكان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ind w:left="72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المواقف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ملاحظات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مهمة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التطابق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التام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الإشغال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91.9% (239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260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أقل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إشغال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عمارة</w:t>
      </w:r>
      <w:r w:rsidDel="00000000" w:rsidR="00000000" w:rsidRPr="00000000">
        <w:rPr>
          <w:rtl w:val="1"/>
        </w:rPr>
        <w:t xml:space="preserve"> 68 (15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pStyle w:val="Heading3"/>
        <w:bidi w:val="1"/>
        <w:jc w:val="left"/>
        <w:rPr/>
      </w:pPr>
      <w:bookmarkStart w:colFirst="0" w:colLast="0" w:name="_4e4fvb3xzqds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1.4 </w:t>
      </w:r>
      <w:r w:rsidDel="00000000" w:rsidR="00000000" w:rsidRPr="00000000">
        <w:rPr>
          <w:rtl w:val="1"/>
        </w:rPr>
        <w:t xml:space="preserve">الفلل</w:t>
      </w:r>
      <w:r w:rsidDel="00000000" w:rsidR="00000000" w:rsidRPr="00000000">
        <w:rPr>
          <w:rtl w:val="1"/>
        </w:rPr>
        <w:t xml:space="preserve"> (114 </w:t>
      </w:r>
      <w:r w:rsidDel="00000000" w:rsidR="00000000" w:rsidRPr="00000000">
        <w:rPr>
          <w:rtl w:val="1"/>
        </w:rPr>
        <w:t xml:space="preserve">فيلا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114 </w:t>
      </w:r>
      <w:r w:rsidDel="00000000" w:rsidR="00000000" w:rsidRPr="00000000">
        <w:rPr>
          <w:b w:val="1"/>
          <w:rtl w:val="1"/>
        </w:rPr>
        <w:t xml:space="preserve">فيلا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ليس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لها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مواقف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مخصصة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jc w:val="left"/>
        <w:rPr/>
      </w:pPr>
      <w:bookmarkStart w:colFirst="0" w:colLast="0" w:name="_ipv732nj62dg" w:id="6"/>
      <w:bookmarkEnd w:id="6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السكنية</w:t>
      </w:r>
    </w:p>
    <w:p w:rsidR="00000000" w:rsidDel="00000000" w:rsidP="00000000" w:rsidRDefault="00000000" w:rsidRPr="00000000" w14:paraId="0000006A">
      <w:pPr>
        <w:pStyle w:val="Heading3"/>
        <w:bidi w:val="1"/>
        <w:jc w:val="left"/>
        <w:rPr/>
      </w:pPr>
      <w:bookmarkStart w:colFirst="0" w:colLast="0" w:name="_r8mzvb9stqmg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المؤشر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الشقق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1,020 (89.9%)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الفلل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114 (10.1%)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bidi w:val="1"/>
        <w:jc w:val="left"/>
        <w:rPr/>
      </w:pPr>
      <w:bookmarkStart w:colFirst="0" w:colLast="0" w:name="_m0cl9y5964c1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الإشغال</w:t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93.4%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شاغر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bidi w:val="1"/>
        <w:jc w:val="left"/>
        <w:rPr/>
      </w:pPr>
      <w:bookmarkStart w:colFirst="0" w:colLast="0" w:name="_v8oqisrthbzk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الشاغرة</w:t>
      </w:r>
      <w:r w:rsidDel="00000000" w:rsidR="00000000" w:rsidRPr="00000000">
        <w:rPr>
          <w:rtl w:val="1"/>
        </w:rPr>
        <w:t xml:space="preserve"> (75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bidi w:val="1"/>
        <w:jc w:val="left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الشاغرة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الوحدة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  <w:pPrChange w:author="Ali Ayyashi" w:id="0" w:date="2025-10-27T09:04:11Z">
                <w:pPr>
                  <w:jc w:val="right"/>
                </w:pPr>
              </w:pPrChange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شقة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ملاحظات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المباني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القديمة</w:t>
      </w:r>
      <w:r w:rsidDel="00000000" w:rsidR="00000000" w:rsidRPr="00000000">
        <w:rPr>
          <w:b w:val="1"/>
          <w:rtl w:val="1"/>
        </w:rPr>
        <w:t xml:space="preserve"> (1-30):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43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شاغرة</w:t>
      </w:r>
      <w:r w:rsidDel="00000000" w:rsidR="00000000" w:rsidRPr="00000000">
        <w:rPr>
          <w:rtl w:val="1"/>
        </w:rPr>
        <w:t xml:space="preserve"> (7.2%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المباني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الجديدة</w:t>
      </w:r>
      <w:r w:rsidDel="00000000" w:rsidR="00000000" w:rsidRPr="00000000">
        <w:rPr>
          <w:b w:val="1"/>
          <w:rtl w:val="1"/>
        </w:rPr>
        <w:t xml:space="preserve"> (53-79):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شاغرة</w:t>
      </w:r>
      <w:r w:rsidDel="00000000" w:rsidR="00000000" w:rsidRPr="00000000">
        <w:rPr>
          <w:rtl w:val="1"/>
        </w:rPr>
        <w:t xml:space="preserve"> (12.3%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عمارة</w:t>
      </w:r>
      <w:r w:rsidDel="00000000" w:rsidR="00000000" w:rsidRPr="00000000">
        <w:rPr>
          <w:b w:val="1"/>
          <w:rtl w:val="1"/>
        </w:rPr>
        <w:t xml:space="preserve"> 68: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شغورا</w:t>
      </w:r>
      <w:r w:rsidDel="00000000" w:rsidR="00000000" w:rsidRPr="00000000">
        <w:rPr>
          <w:rtl w:val="1"/>
        </w:rPr>
        <w:t xml:space="preserve">ً (5 </w:t>
      </w:r>
      <w:r w:rsidDel="00000000" w:rsidR="00000000" w:rsidRPr="00000000">
        <w:rPr>
          <w:rtl w:val="1"/>
        </w:rPr>
        <w:t xml:space="preserve">شقق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شاغرة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la05pomq31bq" w:id="10"/>
      <w:bookmarkEnd w:id="10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السكان</w:t>
      </w:r>
    </w:p>
    <w:p w:rsidR="00000000" w:rsidDel="00000000" w:rsidP="00000000" w:rsidRDefault="00000000" w:rsidRPr="00000000" w14:paraId="0000016D">
      <w:pPr>
        <w:pStyle w:val="Heading3"/>
        <w:bidi w:val="1"/>
        <w:jc w:val="left"/>
        <w:rPr/>
      </w:pPr>
      <w:bookmarkStart w:colFirst="0" w:colLast="0" w:name="_rn3vqcrdic1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tbl>
      <w:tblPr>
        <w:tblStyle w:val="Table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المؤشر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السكان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النشطون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1,057 (100%)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السكان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وحدة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bidi w:val="1"/>
        <w:jc w:val="left"/>
        <w:rPr/>
      </w:pPr>
      <w:bookmarkStart w:colFirst="0" w:colLast="0" w:name="_ue7806l0iwmr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</w:p>
    <w:tbl>
      <w:tblPr>
        <w:tblStyle w:val="Table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السكان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القديمة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53-79)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الفلل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pStyle w:val="Heading3"/>
        <w:bidi w:val="1"/>
        <w:jc w:val="left"/>
        <w:rPr/>
      </w:pPr>
      <w:bookmarkStart w:colFirst="0" w:colLast="0" w:name="_mu66xoinx5dv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ملصقات</w:t>
      </w:r>
    </w:p>
    <w:p w:rsidR="00000000" w:rsidDel="00000000" w:rsidP="00000000" w:rsidRDefault="00000000" w:rsidRPr="00000000" w14:paraId="00000187">
      <w:pPr>
        <w:bidi w:val="1"/>
        <w:jc w:val="left"/>
        <w:rPr/>
      </w:pP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والملصقات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السكان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المسجلين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1,057 </w:t>
      </w:r>
      <w:r w:rsidDel="00000000" w:rsidR="00000000" w:rsidRPr="00000000">
        <w:rPr>
          <w:rtl w:val="1"/>
        </w:rPr>
        <w:t xml:space="preserve">ساكن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السكان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لديهم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ملصقات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حسب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الحالي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ساكن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السكان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ليس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لديهم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ملصقات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1,057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(100%)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تفسير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(1,057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الملصقات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8E">
      <w:pPr>
        <w:pStyle w:val="Heading3"/>
        <w:bidi w:val="1"/>
        <w:jc w:val="left"/>
        <w:rPr/>
      </w:pPr>
      <w:bookmarkStart w:colFirst="0" w:colLast="0" w:name="_6scte7j9ehp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الاسم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الهوية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الشقة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1000036508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آمنة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الجهني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1000835827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1001521998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الدوسري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1002461977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1002614046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الحربي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1003506359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1003701296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1005236382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1005695684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القحطاني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1008937104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1009261734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1009356854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1010018362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1010088629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1"/>
              </w:rPr>
              <w:t xml:space="preserve">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1010284975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1010365487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1010526819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1010548726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1010586321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1010629847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1010735928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1010842619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1010956734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1011023847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1011189562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1011234789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1011367894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1011489523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1011567234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1011689745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1011734562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1011923456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أمنية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1012923456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إبتسام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إبتسام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إبتسام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إبتسام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إبتسام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إسراء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إسراء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إسراء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إسراء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إسراء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إلهام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1014923456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1015923456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بدرية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بسمة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1016923456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بشرى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تغريد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تغريد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تغريد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تغريد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1017545678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تغريد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1017667890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1017734567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1017856789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1017923456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1018045678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1018167890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تهاني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الغامدي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1018234567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تهاني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عبدالرحمن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الزهراني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1018356789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تهاني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عبدالله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1018478901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عمارة</w:t>
            </w:r>
            <w:r w:rsidDel="00000000" w:rsidR="00000000" w:rsidRPr="00000000">
              <w:rPr>
                <w:rtl w:val="0"/>
              </w:rPr>
              <w:t xml:space="preserve">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ملاحظة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1"/>
        </w:rPr>
        <w:t xml:space="preserve"> (1,057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التفصيلية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jc w:val="right"/>
        <w:rPr/>
      </w:pPr>
      <w:bookmarkStart w:colFirst="0" w:colLast="0" w:name="_ezzv5ciu0s58" w:id="15"/>
      <w:bookmarkEnd w:id="15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السيارات</w:t>
      </w:r>
    </w:p>
    <w:p w:rsidR="00000000" w:rsidDel="00000000" w:rsidP="00000000" w:rsidRDefault="00000000" w:rsidRPr="00000000" w14:paraId="00000320">
      <w:pPr>
        <w:pStyle w:val="Heading3"/>
        <w:bidi w:val="1"/>
        <w:jc w:val="left"/>
        <w:rPr/>
      </w:pPr>
      <w:bookmarkStart w:colFirst="0" w:colLast="0" w:name="_1cpvj4cme6cg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tbl>
      <w:tblPr>
        <w:tblStyle w:val="Table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المؤشر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المواقف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المواقف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الخاصة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1,020 (78.9%)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المواقف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 (18.1%)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مواقف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 (3.0%)</w:t>
            </w:r>
          </w:p>
        </w:tc>
      </w:tr>
    </w:tbl>
    <w:p w:rsidR="00000000" w:rsidDel="00000000" w:rsidP="00000000" w:rsidRDefault="00000000" w:rsidRPr="00000000" w14:paraId="0000032B">
      <w:pPr>
        <w:pStyle w:val="Heading3"/>
        <w:bidi w:val="1"/>
        <w:jc w:val="left"/>
        <w:rPr/>
      </w:pPr>
      <w:bookmarkStart w:colFirst="0" w:colLast="0" w:name="_7cfdfu3nvogl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</w:p>
    <w:p w:rsidR="00000000" w:rsidDel="00000000" w:rsidP="00000000" w:rsidRDefault="00000000" w:rsidRPr="00000000" w14:paraId="0000032C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المواقف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الخاصة</w:t>
      </w:r>
      <w:r w:rsidDel="00000000" w:rsidR="00000000" w:rsidRPr="00000000">
        <w:rPr>
          <w:b w:val="1"/>
          <w:rtl w:val="1"/>
        </w:rPr>
        <w:t xml:space="preserve"> (1,020 </w:t>
      </w:r>
      <w:r w:rsidDel="00000000" w:rsidR="00000000" w:rsidRPr="00000000">
        <w:rPr>
          <w:b w:val="1"/>
          <w:rtl w:val="1"/>
        </w:rPr>
        <w:t xml:space="preserve">موقف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الشقق</w:t>
      </w:r>
      <w:r w:rsidDel="00000000" w:rsidR="00000000" w:rsidRPr="00000000">
        <w:rPr>
          <w:rtl w:val="1"/>
        </w:rPr>
        <w:t xml:space="preserve"> = 1,020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الفلل</w:t>
      </w:r>
      <w:r w:rsidDel="00000000" w:rsidR="00000000" w:rsidRPr="00000000">
        <w:rPr>
          <w:b w:val="1"/>
          <w:rtl w:val="1"/>
        </w:rPr>
        <w:t xml:space="preserve"> (114 </w:t>
      </w:r>
      <w:r w:rsidDel="00000000" w:rsidR="00000000" w:rsidRPr="00000000">
        <w:rPr>
          <w:b w:val="1"/>
          <w:rtl w:val="1"/>
        </w:rPr>
        <w:t xml:space="preserve">فيلا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الفلل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bidi w:val="1"/>
        <w:ind w:left="720" w:hanging="360"/>
        <w:jc w:val="left"/>
        <w:rPr>
          <w:ins w:author="Ali Ayyashi" w:id="2" w:date="2025-10-27T09:05:35Z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حدودها</w:t>
      </w:r>
      <w:ins w:author="Ali Ayyashi" w:id="2" w:date="2025-10-27T09:05:3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336">
      <w:pPr>
        <w:numPr>
          <w:ilvl w:val="0"/>
          <w:numId w:val="1"/>
        </w:numPr>
        <w:bidi w:val="1"/>
        <w:ind w:left="720" w:hanging="360"/>
        <w:jc w:val="left"/>
        <w:pPrChange w:author="Ali Ayyashi" w:id="0" w:date="2025-10-27T09:05:35Z">
          <w:pPr>
            <w:numPr>
              <w:ilvl w:val="0"/>
              <w:numId w:val="1"/>
            </w:numPr>
            <w:bidi w:val="1"/>
            <w:ind w:left="720" w:hanging="360"/>
            <w:jc w:val="left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المواقف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العامة</w:t>
      </w:r>
      <w:r w:rsidDel="00000000" w:rsidR="00000000" w:rsidRPr="00000000">
        <w:rPr>
          <w:b w:val="1"/>
          <w:rtl w:val="1"/>
        </w:rPr>
        <w:t xml:space="preserve"> (234 </w:t>
      </w:r>
      <w:r w:rsidDel="00000000" w:rsidR="00000000" w:rsidRPr="00000000">
        <w:rPr>
          <w:b w:val="1"/>
          <w:rtl w:val="1"/>
        </w:rPr>
        <w:t xml:space="preserve">موقف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للسكان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مواقف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المعاقين</w:t>
      </w:r>
      <w:r w:rsidDel="00000000" w:rsidR="00000000" w:rsidRPr="00000000">
        <w:rPr>
          <w:b w:val="1"/>
          <w:rtl w:val="1"/>
        </w:rPr>
        <w:t xml:space="preserve"> (39 </w:t>
      </w:r>
      <w:r w:rsidDel="00000000" w:rsidR="00000000" w:rsidRPr="00000000">
        <w:rPr>
          <w:b w:val="1"/>
          <w:rtl w:val="1"/>
        </w:rPr>
        <w:t xml:space="preserve">موقف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bidi w:val="1"/>
        <w:ind w:left="720" w:hanging="360"/>
        <w:jc w:val="left"/>
      </w:pPr>
      <w:r w:rsidDel="00000000" w:rsidR="00000000" w:rsidRPr="00000000">
        <w:rPr>
          <w:rtl w:val="1"/>
        </w:rPr>
        <w:t xml:space="preserve">تتماشى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(2-5%)</w:t>
      </w:r>
    </w:p>
    <w:p w:rsidR="00000000" w:rsidDel="00000000" w:rsidP="00000000" w:rsidRDefault="00000000" w:rsidRPr="00000000" w14:paraId="00000341">
      <w:pPr>
        <w:pStyle w:val="Heading3"/>
        <w:bidi w:val="1"/>
        <w:jc w:val="left"/>
        <w:rPr/>
      </w:pPr>
      <w:bookmarkStart w:colFirst="0" w:colLast="0" w:name="_7g2x3lhwq436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4.3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</w:p>
    <w:tbl>
      <w:tblPr>
        <w:tblStyle w:val="Table10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pStyle w:val="Heading3"/>
        <w:bidi w:val="1"/>
        <w:jc w:val="left"/>
        <w:rPr/>
      </w:pPr>
      <w:bookmarkStart w:colFirst="0" w:colLast="0" w:name="_ks0grl8nkkwl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4.4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المربع</w:t>
      </w:r>
    </w:p>
    <w:p w:rsidR="00000000" w:rsidDel="00000000" w:rsidP="00000000" w:rsidRDefault="00000000" w:rsidRPr="00000000" w14:paraId="0000034F">
      <w:pPr>
        <w:bidi w:val="1"/>
        <w:jc w:val="left"/>
        <w:rPr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المنطقة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الحالة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العدد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G.L.P-(53-54-55-56)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G.L.P-(53-54-55-56)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G.L.P-(61-62-63-64)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G.L.P-(61-62-63-64)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G.L.P-(65-66-67-68)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G.L.P-(65-66-67-68)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G.L.P-(71-72)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G.L.P-(71-72)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G.L.P-(73-74-75)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G.L.P-(73-74-75)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G.L.P-(76-77-78-79)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G.L.P-(76-77-78-79)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O.L.P-(1-2-3-4-5-6)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O.L.P-(1-2-3-4-5-6)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O.L.P-(10-11-12-13-14-15)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O.L.P-(10-11-12-13-14-15)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O.L.P-(16-17-18-19-20)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O.L.P-(16-17-18-19-20)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O.L.P-(21-22-23-24-25)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O.L.P-(21-22-23-24-25)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O.L.P-(26-27-28-29-30)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O.L.P-(26-27-28-29-30)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O.L.P-(7-8-9)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O.L.P-(7-8-9)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خاص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متاح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P.A-(7)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مشغول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bidi w:val="1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ملاحظات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O.L.P: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0"/>
        </w:rPr>
        <w:t xml:space="preserve">G.L.P: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Parking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0"/>
        </w:rPr>
        <w:t xml:space="preserve">P.A: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C">
      <w:pPr>
        <w:pStyle w:val="Heading3"/>
        <w:bidi w:val="1"/>
        <w:jc w:val="left"/>
        <w:rPr/>
      </w:pPr>
      <w:bookmarkStart w:colFirst="0" w:colLast="0" w:name="_9fm978hmk3tm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4.5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</w:p>
    <w:tbl>
      <w:tblPr>
        <w:tblStyle w:val="Table1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2.1428571428571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المبنى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المواقف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القديمة</w:t>
            </w:r>
            <w:r w:rsidDel="00000000" w:rsidR="00000000" w:rsidRPr="00000000">
              <w:rPr>
                <w:rtl w:val="1"/>
              </w:rPr>
              <w:t xml:space="preserve"> (1-30)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40.1%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الجديدة</w:t>
            </w:r>
            <w:r w:rsidDel="00000000" w:rsidR="00000000" w:rsidRPr="00000000">
              <w:rPr>
                <w:rtl w:val="1"/>
              </w:rPr>
              <w:t xml:space="preserve"> (53-79)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18.5%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المواقف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18.1%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مواقف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المعاقين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3.0%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20.3%</w:t>
            </w:r>
          </w:p>
        </w:tc>
      </w:tr>
      <w:tr>
        <w:trPr>
          <w:cantSplit w:val="0"/>
          <w:trHeight w:val="512.14285714285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jc w:val="right"/>
        <w:rPr/>
      </w:pPr>
      <w:bookmarkStart w:colFirst="0" w:colLast="0" w:name="_rvee8l3s2mj6" w:id="21"/>
      <w:bookmarkEnd w:id="21"/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ملصقات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السيارات</w:t>
      </w:r>
    </w:p>
    <w:p w:rsidR="00000000" w:rsidDel="00000000" w:rsidP="00000000" w:rsidRDefault="00000000" w:rsidRPr="00000000" w14:paraId="00000445">
      <w:pPr>
        <w:pStyle w:val="Heading3"/>
        <w:bidi w:val="1"/>
        <w:jc w:val="left"/>
        <w:rPr/>
      </w:pPr>
      <w:bookmarkStart w:colFirst="0" w:colLast="0" w:name="_9mms4crmklb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tbl>
      <w:tblPr>
        <w:tblStyle w:val="Table1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المؤشر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الملصقات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2,370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الملصقات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الفعالة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2,202 (92.9%)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الملصقات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الفعالة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168 (7.1%)</w:t>
            </w:r>
          </w:p>
        </w:tc>
      </w:tr>
    </w:tbl>
    <w:p w:rsidR="00000000" w:rsidDel="00000000" w:rsidP="00000000" w:rsidRDefault="00000000" w:rsidRPr="00000000" w14:paraId="0000044E">
      <w:pPr>
        <w:pStyle w:val="Heading3"/>
        <w:bidi w:val="1"/>
        <w:jc w:val="left"/>
        <w:rPr/>
      </w:pPr>
      <w:bookmarkStart w:colFirst="0" w:colLast="0" w:name="_pppz6bful48k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tbl>
      <w:tblPr>
        <w:tblStyle w:val="Table1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السنة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الملصقات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النسبة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2,370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pStyle w:val="Heading3"/>
        <w:jc w:val="right"/>
        <w:rPr/>
      </w:pPr>
      <w:bookmarkStart w:colFirst="0" w:colLast="0" w:name="_x29kmaqdl3fc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5.3 </w:t>
      </w:r>
      <w:r w:rsidDel="00000000" w:rsidR="00000000" w:rsidRPr="00000000">
        <w:rPr>
          <w:rtl w:val="1"/>
        </w:rPr>
        <w:t xml:space="preserve">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أرقام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الفريدة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855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1"/>
        </w:rPr>
        <w:t xml:space="preserve">متوسط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الملصقات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لكل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2.77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1"/>
        </w:rPr>
        <w:t xml:space="preserve">أكثر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لديه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ملصقات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16 </w:t>
      </w:r>
      <w:r w:rsidDel="00000000" w:rsidR="00000000" w:rsidRPr="00000000">
        <w:rPr>
          <w:rtl w:val="1"/>
        </w:rPr>
        <w:t xml:space="preserve">ملصق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ind w:left="720" w:hanging="360"/>
        <w:jc w:val="right"/>
      </w:pPr>
      <w:r w:rsidDel="00000000" w:rsidR="00000000" w:rsidRPr="00000000">
        <w:rPr>
          <w:b w:val="1"/>
          <w:rtl w:val="1"/>
        </w:rPr>
        <w:t xml:space="preserve">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الملصقات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المكررة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1,515 (63.9%)</w:t>
      </w:r>
    </w:p>
    <w:p w:rsidR="00000000" w:rsidDel="00000000" w:rsidP="00000000" w:rsidRDefault="00000000" w:rsidRPr="00000000" w14:paraId="00000466">
      <w:pPr>
        <w:pStyle w:val="Heading3"/>
        <w:jc w:val="right"/>
        <w:rPr/>
      </w:pPr>
      <w:bookmarkStart w:colFirst="0" w:colLast="0" w:name="_fy2e9ljp6ihi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5.4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ملصقات</w:t>
      </w:r>
    </w:p>
    <w:tbl>
      <w:tblPr>
        <w:tblStyle w:val="Table1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رقم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الهوية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bidi w:val="1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الملصقات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1046767875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1043540234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1038748602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1031170218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1049763921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1045321443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1020592604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1013580699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1065462531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1071969842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1022453864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1061498237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1055123789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1048276543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1039654321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1027891234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1051234567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1044567890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1036789012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1029012345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right"/>
        <w:rPr/>
      </w:pPr>
      <w:r w:rsidDel="00000000" w:rsidR="00000000" w:rsidRPr="00000000">
        <w:rPr>
          <w:b w:val="1"/>
          <w:rtl w:val="1"/>
        </w:rPr>
        <w:t xml:space="preserve">ملاحظة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تطابق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bidi w:val="1"/>
        <w:jc w:val="left"/>
        <w:rPr/>
      </w:pPr>
      <w:r w:rsidDel="00000000" w:rsidR="00000000" w:rsidRPr="00000000">
        <w:rPr>
          <w:b w:val="1"/>
          <w:rtl w:val="1"/>
        </w:rPr>
        <w:t xml:space="preserve">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إعداد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هذا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التقرير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بواسطة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Ali Ayashi</w:t>
        <w:br w:type="textWrapping"/>
      </w:r>
      <w:r w:rsidDel="00000000" w:rsidR="00000000" w:rsidRPr="00000000">
        <w:rPr>
          <w:b w:val="1"/>
          <w:rtl w:val="1"/>
        </w:rPr>
        <w:t xml:space="preserve">تاريخ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 2025</w:t>
        <w:br w:type="textWrapping"/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المصدر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التدريس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A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9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